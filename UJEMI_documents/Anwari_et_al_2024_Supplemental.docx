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1372202" w14:textId="77777777" w:rsidR="009220D8"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rPr>
        <w:t>SUPPLEMENTAL MATERIALS</w:t>
      </w:r>
    </w:p>
    <w:p w14:paraId="3B205DE0" w14:textId="77777777" w:rsidR="009220D8" w:rsidRDefault="00000000">
      <w:pPr>
        <w:spacing w:line="48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3A039B5" wp14:editId="64D2C345">
            <wp:extent cx="5943600" cy="3594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594100"/>
                    </a:xfrm>
                    <a:prstGeom prst="rect">
                      <a:avLst/>
                    </a:prstGeom>
                    <a:ln/>
                  </pic:spPr>
                </pic:pic>
              </a:graphicData>
            </a:graphic>
          </wp:inline>
        </w:drawing>
      </w:r>
    </w:p>
    <w:p w14:paraId="63BE283A"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Figure S1.</w:t>
      </w:r>
      <w:r>
        <w:rPr>
          <w:rFonts w:ascii="Times New Roman" w:eastAsia="Times New Roman" w:hAnsi="Times New Roman" w:cs="Times New Roman"/>
        </w:rPr>
        <w:t xml:space="preserve"> </w:t>
      </w:r>
      <w:r>
        <w:rPr>
          <w:rFonts w:ascii="Times New Roman" w:eastAsia="Times New Roman" w:hAnsi="Times New Roman" w:cs="Times New Roman"/>
          <w:b/>
        </w:rPr>
        <w:t xml:space="preserve">Demultiplexed sequence read quality plot generated for Forward reads only. </w:t>
      </w:r>
      <w:r>
        <w:rPr>
          <w:rFonts w:ascii="Times New Roman" w:eastAsia="Times New Roman" w:hAnsi="Times New Roman" w:cs="Times New Roman"/>
        </w:rPr>
        <w:t xml:space="preserve">From the QIIME2 server, the dorms dataset was imported, demultiplexed and visualized on QIIME2 View. The truncation length was chosen based on the quality of the read. The reads were truncated to 150 nucleotides because there is a drop of the median quality score at position 151. </w:t>
      </w:r>
    </w:p>
    <w:p w14:paraId="111A13D0" w14:textId="77777777" w:rsidR="009220D8" w:rsidRDefault="009220D8">
      <w:pPr>
        <w:spacing w:line="480" w:lineRule="auto"/>
        <w:rPr>
          <w:rFonts w:ascii="Times New Roman" w:eastAsia="Times New Roman" w:hAnsi="Times New Roman" w:cs="Times New Roman"/>
        </w:rPr>
      </w:pPr>
    </w:p>
    <w:p w14:paraId="3076C4C4"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49A2B47" wp14:editId="297AE3EA">
            <wp:extent cx="5943600" cy="2514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514600"/>
                    </a:xfrm>
                    <a:prstGeom prst="rect">
                      <a:avLst/>
                    </a:prstGeom>
                    <a:ln/>
                  </pic:spPr>
                </pic:pic>
              </a:graphicData>
            </a:graphic>
          </wp:inline>
        </w:drawing>
      </w:r>
    </w:p>
    <w:p w14:paraId="57676181"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lastRenderedPageBreak/>
        <w:t>Figure S2.</w:t>
      </w:r>
      <w:r>
        <w:rPr>
          <w:rFonts w:ascii="Times New Roman" w:eastAsia="Times New Roman" w:hAnsi="Times New Roman" w:cs="Times New Roman"/>
        </w:rPr>
        <w:t xml:space="preserve"> </w:t>
      </w:r>
      <w:r>
        <w:rPr>
          <w:rFonts w:ascii="Times New Roman" w:eastAsia="Times New Roman" w:hAnsi="Times New Roman" w:cs="Times New Roman"/>
          <w:b/>
        </w:rPr>
        <w:t>Alpha rarefaction curve generated with filtered skin samples.</w:t>
      </w:r>
      <w:r>
        <w:rPr>
          <w:rFonts w:ascii="Times New Roman" w:eastAsia="Times New Roman" w:hAnsi="Times New Roman" w:cs="Times New Roman"/>
        </w:rPr>
        <w:t xml:space="preserve"> The demultiplexed sequences were denoised and clustered using a pre-trained classifier with 515F-806R primer pair. Mitochondria and chloroplast sequences were removed, and we filtered to keep only the skin (hand) samples. Sampling depth is set to 6223 based on the saturation point and plateauing of the alpha rarefaction curve. </w:t>
      </w:r>
    </w:p>
    <w:p w14:paraId="34146496"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86466C" wp14:editId="3C4882D6">
            <wp:extent cx="5237798" cy="47005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237798" cy="4700588"/>
                    </a:xfrm>
                    <a:prstGeom prst="rect">
                      <a:avLst/>
                    </a:prstGeom>
                    <a:ln/>
                  </pic:spPr>
                </pic:pic>
              </a:graphicData>
            </a:graphic>
          </wp:inline>
        </w:drawing>
      </w:r>
    </w:p>
    <w:p w14:paraId="0D63965A"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S3.  Sex-specific sheet washing frequency groups do not differ in alpha diversity. </w:t>
      </w:r>
      <w:r>
        <w:rPr>
          <w:rFonts w:ascii="Times New Roman" w:eastAsia="Times New Roman" w:hAnsi="Times New Roman" w:cs="Times New Roman"/>
        </w:rPr>
        <w:t xml:space="preserve">(A) Chao1 Diversity, (B) ACE (Abundance-based Coverage Estimator), (C) Simpson, (D) Inverse Simpson, (E) Fisher’s Diversity alpha diversity analyses were run across sex-specific sheet washing frequency groups. </w:t>
      </w:r>
    </w:p>
    <w:p w14:paraId="408BB597"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4D03145" wp14:editId="01FF02A1">
            <wp:extent cx="5943600" cy="3276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276600"/>
                    </a:xfrm>
                    <a:prstGeom prst="rect">
                      <a:avLst/>
                    </a:prstGeom>
                    <a:ln/>
                  </pic:spPr>
                </pic:pic>
              </a:graphicData>
            </a:graphic>
          </wp:inline>
        </w:drawing>
      </w:r>
    </w:p>
    <w:p w14:paraId="4AC232DA" w14:textId="77777777" w:rsidR="009220D8" w:rsidRDefault="00000000">
      <w:pPr>
        <w:spacing w:line="480" w:lineRule="auto"/>
        <w:rPr>
          <w:ins w:id="0" w:author="Betty Hong" w:date="2024-07-22T10:53:00Z"/>
          <w:rFonts w:ascii="Times New Roman" w:eastAsia="Times New Roman" w:hAnsi="Times New Roman" w:cs="Times New Roman"/>
        </w:rPr>
      </w:pPr>
      <w:r>
        <w:rPr>
          <w:rFonts w:ascii="Times New Roman" w:eastAsia="Times New Roman" w:hAnsi="Times New Roman" w:cs="Times New Roman"/>
          <w:b/>
        </w:rPr>
        <w:t>Figure S4.</w:t>
      </w:r>
      <w:r>
        <w:rPr>
          <w:rFonts w:ascii="Times New Roman" w:eastAsia="Times New Roman" w:hAnsi="Times New Roman" w:cs="Times New Roman"/>
        </w:rPr>
        <w:t xml:space="preserve"> </w:t>
      </w:r>
      <w:r>
        <w:rPr>
          <w:rFonts w:ascii="Times New Roman" w:eastAsia="Times New Roman" w:hAnsi="Times New Roman" w:cs="Times New Roman"/>
          <w:b/>
        </w:rPr>
        <w:t>Sex effects hand microbial community beta diversity metrics regardless of sheet washing frequency.</w:t>
      </w:r>
      <w:r>
        <w:rPr>
          <w:rFonts w:ascii="Times New Roman" w:eastAsia="Times New Roman" w:hAnsi="Times New Roman" w:cs="Times New Roman"/>
        </w:rPr>
        <w:t xml:space="preserve"> Unweighted </w:t>
      </w:r>
      <w:proofErr w:type="spellStart"/>
      <w:r>
        <w:rPr>
          <w:rFonts w:ascii="Times New Roman" w:eastAsia="Times New Roman" w:hAnsi="Times New Roman" w:cs="Times New Roman"/>
        </w:rPr>
        <w:t>UniFrac</w:t>
      </w:r>
      <w:proofErr w:type="spellEnd"/>
      <w:r>
        <w:rPr>
          <w:rFonts w:ascii="Times New Roman" w:eastAsia="Times New Roman" w:hAnsi="Times New Roman" w:cs="Times New Roman"/>
        </w:rPr>
        <w:t xml:space="preserve"> (A), Weighted </w:t>
      </w:r>
      <w:proofErr w:type="spellStart"/>
      <w:r>
        <w:rPr>
          <w:rFonts w:ascii="Times New Roman" w:eastAsia="Times New Roman" w:hAnsi="Times New Roman" w:cs="Times New Roman"/>
        </w:rPr>
        <w:t>UniFrac</w:t>
      </w:r>
      <w:proofErr w:type="spellEnd"/>
      <w:r>
        <w:rPr>
          <w:rFonts w:ascii="Times New Roman" w:eastAsia="Times New Roman" w:hAnsi="Times New Roman" w:cs="Times New Roman"/>
        </w:rPr>
        <w:t xml:space="preserve"> (B), Jaccard (C), and Bray-Curtis (D) beta diversity analyses were run between groups categorized by sex (female, male) and sheet washing frequency (high, low) and principal coordinate analysis (</w:t>
      </w:r>
      <w:proofErr w:type="spellStart"/>
      <w:r>
        <w:rPr>
          <w:rFonts w:ascii="Times New Roman" w:eastAsia="Times New Roman" w:hAnsi="Times New Roman" w:cs="Times New Roman"/>
        </w:rPr>
        <w:t>PCoA</w:t>
      </w:r>
      <w:proofErr w:type="spellEnd"/>
      <w:r>
        <w:rPr>
          <w:rFonts w:ascii="Times New Roman" w:eastAsia="Times New Roman" w:hAnsi="Times New Roman" w:cs="Times New Roman"/>
        </w:rPr>
        <w:t xml:space="preserve">) plots were generated. </w:t>
      </w:r>
      <w:proofErr w:type="spellStart"/>
      <w:r>
        <w:rPr>
          <w:rFonts w:ascii="Times New Roman" w:eastAsia="Times New Roman" w:hAnsi="Times New Roman" w:cs="Times New Roman"/>
        </w:rPr>
        <w:t>Colouring</w:t>
      </w:r>
      <w:proofErr w:type="spellEnd"/>
      <w:r>
        <w:rPr>
          <w:rFonts w:ascii="Times New Roman" w:eastAsia="Times New Roman" w:hAnsi="Times New Roman" w:cs="Times New Roman"/>
        </w:rPr>
        <w:t xml:space="preserve"> represents the differing sex-specific sheet washing frequency groups. The axes represent the variables accounted for by each beta diversity analysis. The percentage depicted in brackets to the right of the axes labels demonstrates the percentage of variance represented on each axis.</w:t>
      </w:r>
    </w:p>
    <w:p w14:paraId="31155D50" w14:textId="77777777" w:rsidR="0059683D" w:rsidRDefault="0059683D" w:rsidP="0059683D">
      <w:pPr>
        <w:spacing w:line="480" w:lineRule="auto"/>
        <w:rPr>
          <w:ins w:id="1" w:author="Betty Hong" w:date="2024-07-22T10:53:00Z"/>
          <w:rFonts w:ascii="Times New Roman" w:eastAsia="Times New Roman" w:hAnsi="Times New Roman" w:cs="Times New Roman"/>
        </w:rPr>
      </w:pPr>
      <w:ins w:id="2" w:author="Betty Hong" w:date="2024-07-22T10:53:00Z">
        <w:r>
          <w:rPr>
            <w:rFonts w:ascii="Times New Roman" w:eastAsia="Times New Roman" w:hAnsi="Times New Roman" w:cs="Times New Roman"/>
            <w:noProof/>
          </w:rPr>
          <w:lastRenderedPageBreak/>
          <w:drawing>
            <wp:inline distT="114300" distB="114300" distL="114300" distR="114300" wp14:anchorId="52D5F034" wp14:editId="746CEB48">
              <wp:extent cx="5943600" cy="3429000"/>
              <wp:effectExtent l="0" t="0" r="0" b="0"/>
              <wp:docPr id="920327893" name="image3.png" descr="A close-up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920327893" name="image3.png" descr="A close-up of a graph&#10;&#10;Description automatically generated"/>
                      <pic:cNvPicPr preferRelativeResize="0"/>
                    </pic:nvPicPr>
                    <pic:blipFill>
                      <a:blip r:embed="rId10"/>
                      <a:srcRect/>
                      <a:stretch>
                        <a:fillRect/>
                      </a:stretch>
                    </pic:blipFill>
                    <pic:spPr>
                      <a:xfrm>
                        <a:off x="0" y="0"/>
                        <a:ext cx="5943600" cy="3429000"/>
                      </a:xfrm>
                      <a:prstGeom prst="rect">
                        <a:avLst/>
                      </a:prstGeom>
                      <a:ln/>
                    </pic:spPr>
                  </pic:pic>
                </a:graphicData>
              </a:graphic>
            </wp:inline>
          </w:drawing>
        </w:r>
      </w:ins>
    </w:p>
    <w:p w14:paraId="2A70C191" w14:textId="355A179A" w:rsidR="0059683D" w:rsidRDefault="0059683D">
      <w:pPr>
        <w:spacing w:line="480" w:lineRule="auto"/>
        <w:rPr>
          <w:rFonts w:ascii="Times New Roman" w:eastAsia="Times New Roman" w:hAnsi="Times New Roman" w:cs="Times New Roman"/>
        </w:rPr>
      </w:pPr>
      <w:ins w:id="3" w:author="Betty Hong" w:date="2024-07-22T10:53:00Z">
        <w:r>
          <w:rPr>
            <w:rFonts w:ascii="Times New Roman" w:eastAsia="Times New Roman" w:hAnsi="Times New Roman" w:cs="Times New Roman"/>
            <w:b/>
          </w:rPr>
          <w:t>Figure S</w:t>
        </w:r>
      </w:ins>
      <w:ins w:id="4" w:author="Betty Hong" w:date="2024-07-22T10:54:00Z">
        <w:r>
          <w:rPr>
            <w:rFonts w:ascii="Times New Roman" w:eastAsia="Times New Roman" w:hAnsi="Times New Roman" w:cs="Times New Roman"/>
            <w:b/>
          </w:rPr>
          <w:t>5</w:t>
        </w:r>
      </w:ins>
      <w:ins w:id="5" w:author="Betty Hong" w:date="2024-07-22T10:53:00Z">
        <w:r>
          <w:rPr>
            <w:rFonts w:ascii="Times New Roman" w:eastAsia="Times New Roman" w:hAnsi="Times New Roman" w:cs="Times New Roman"/>
            <w:b/>
          </w:rPr>
          <w:t xml:space="preserve">. Heatmap displaying range of prevalence and relative abundance for core microbiome analysis in male groups with low sheet washing frequency. </w:t>
        </w:r>
        <w:r>
          <w:rPr>
            <w:rFonts w:ascii="Times New Roman" w:eastAsia="Times New Roman" w:hAnsi="Times New Roman" w:cs="Times New Roman"/>
          </w:rPr>
          <w:t xml:space="preserve">The minimum prevalence is set to 0.5 (50%). All the bacteria listed are present in 50% of all individuals, which are shown along the y-axis with genus and family name. The x-axis shows the range of relative abundance values. The shades of </w:t>
        </w:r>
        <w:proofErr w:type="spellStart"/>
        <w:r>
          <w:rPr>
            <w:rFonts w:ascii="Times New Roman" w:eastAsia="Times New Roman" w:hAnsi="Times New Roman" w:cs="Times New Roman"/>
          </w:rPr>
          <w:t>colours</w:t>
        </w:r>
        <w:proofErr w:type="spellEnd"/>
        <w:r>
          <w:rPr>
            <w:rFonts w:ascii="Times New Roman" w:eastAsia="Times New Roman" w:hAnsi="Times New Roman" w:cs="Times New Roman"/>
          </w:rPr>
          <w:t xml:space="preserve"> represent the prevalence of bacteria with darker red indicating a higher value and darker blue indicating a lower value. </w:t>
        </w:r>
      </w:ins>
    </w:p>
    <w:p w14:paraId="1725BC99"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F1496CF" wp14:editId="43EA3F25">
            <wp:extent cx="5943600" cy="33401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1DC10689" w14:textId="12CE29D3"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Figure S</w:t>
      </w:r>
      <w:ins w:id="6" w:author="Betty Hong" w:date="2024-07-22T10:54:00Z">
        <w:r w:rsidR="0059683D">
          <w:rPr>
            <w:rFonts w:ascii="Times New Roman" w:eastAsia="Times New Roman" w:hAnsi="Times New Roman" w:cs="Times New Roman"/>
            <w:b/>
          </w:rPr>
          <w:t>6</w:t>
        </w:r>
      </w:ins>
      <w:del w:id="7" w:author="Betty Hong" w:date="2024-07-22T10:54:00Z">
        <w:r w:rsidDel="0059683D">
          <w:rPr>
            <w:rFonts w:ascii="Times New Roman" w:eastAsia="Times New Roman" w:hAnsi="Times New Roman" w:cs="Times New Roman"/>
            <w:b/>
          </w:rPr>
          <w:delText>5</w:delText>
        </w:r>
      </w:del>
      <w:r>
        <w:rPr>
          <w:rFonts w:ascii="Times New Roman" w:eastAsia="Times New Roman" w:hAnsi="Times New Roman" w:cs="Times New Roman"/>
          <w:b/>
        </w:rPr>
        <w:t xml:space="preserve">. Heatmap displaying range of prevalence and relative abundance for core microbiome analysis in female groups with low sheet washing frequency. </w:t>
      </w:r>
      <w:r>
        <w:rPr>
          <w:rFonts w:ascii="Times New Roman" w:eastAsia="Times New Roman" w:hAnsi="Times New Roman" w:cs="Times New Roman"/>
        </w:rPr>
        <w:t xml:space="preserve">The minimum prevalence is set to 0.5 (50%). All the bacteria listed are present in 50% of all individuals, which are shown along the y-axis with genus and family name. The x-axis shows the range of relative abundance values. The shades of colors represent the prevalence of bacteria with darker red indicating a higher value and darker blue indicating a lower value. </w:t>
      </w:r>
    </w:p>
    <w:p w14:paraId="11247E27"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C8544EA" wp14:editId="6FB169A5">
            <wp:extent cx="5943600" cy="3327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327400"/>
                    </a:xfrm>
                    <a:prstGeom prst="rect">
                      <a:avLst/>
                    </a:prstGeom>
                    <a:ln/>
                  </pic:spPr>
                </pic:pic>
              </a:graphicData>
            </a:graphic>
          </wp:inline>
        </w:drawing>
      </w:r>
    </w:p>
    <w:p w14:paraId="4008637A" w14:textId="744332A4"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Figure S</w:t>
      </w:r>
      <w:ins w:id="8" w:author="Betty Hong" w:date="2024-07-22T10:54:00Z">
        <w:r w:rsidR="0059683D">
          <w:rPr>
            <w:rFonts w:ascii="Times New Roman" w:eastAsia="Times New Roman" w:hAnsi="Times New Roman" w:cs="Times New Roman"/>
            <w:b/>
          </w:rPr>
          <w:t>7</w:t>
        </w:r>
      </w:ins>
      <w:del w:id="9" w:author="Betty Hong" w:date="2024-07-22T10:54:00Z">
        <w:r w:rsidDel="0059683D">
          <w:rPr>
            <w:rFonts w:ascii="Times New Roman" w:eastAsia="Times New Roman" w:hAnsi="Times New Roman" w:cs="Times New Roman"/>
            <w:b/>
          </w:rPr>
          <w:delText>6</w:delText>
        </w:r>
      </w:del>
      <w:r>
        <w:rPr>
          <w:rFonts w:ascii="Times New Roman" w:eastAsia="Times New Roman" w:hAnsi="Times New Roman" w:cs="Times New Roman"/>
          <w:b/>
        </w:rPr>
        <w:t xml:space="preserve">. Heatmap displaying range of prevalence and relative abundance for core microbiome analysis in female groups with high sheet washing frequency. </w:t>
      </w:r>
      <w:r>
        <w:rPr>
          <w:rFonts w:ascii="Times New Roman" w:eastAsia="Times New Roman" w:hAnsi="Times New Roman" w:cs="Times New Roman"/>
        </w:rPr>
        <w:t xml:space="preserve">The minimum prevalence is set to 0.5 (50%). All the bacteria listed are present in 50% of all individuals, which are shown along the y-axis with genus and family name. The x-axis shows the range of relative abundance values. The shades of </w:t>
      </w:r>
      <w:proofErr w:type="spellStart"/>
      <w:r>
        <w:rPr>
          <w:rFonts w:ascii="Times New Roman" w:eastAsia="Times New Roman" w:hAnsi="Times New Roman" w:cs="Times New Roman"/>
        </w:rPr>
        <w:t>colours</w:t>
      </w:r>
      <w:proofErr w:type="spellEnd"/>
      <w:r>
        <w:rPr>
          <w:rFonts w:ascii="Times New Roman" w:eastAsia="Times New Roman" w:hAnsi="Times New Roman" w:cs="Times New Roman"/>
        </w:rPr>
        <w:t xml:space="preserve"> represent the prevalence of bacteria with darker red indicating a higher value and darker blue indicating a lower value. </w:t>
      </w:r>
    </w:p>
    <w:p w14:paraId="1CDD19D6" w14:textId="7724C5D0" w:rsidR="009220D8" w:rsidDel="0059683D" w:rsidRDefault="00000000">
      <w:pPr>
        <w:spacing w:line="480" w:lineRule="auto"/>
        <w:rPr>
          <w:del w:id="10" w:author="Betty Hong" w:date="2024-07-22T10:53:00Z"/>
          <w:rFonts w:ascii="Times New Roman" w:eastAsia="Times New Roman" w:hAnsi="Times New Roman" w:cs="Times New Roman"/>
        </w:rPr>
      </w:pPr>
      <w:del w:id="11" w:author="Betty Hong" w:date="2024-07-22T10:53:00Z">
        <w:r w:rsidDel="0059683D">
          <w:rPr>
            <w:rFonts w:ascii="Times New Roman" w:eastAsia="Times New Roman" w:hAnsi="Times New Roman" w:cs="Times New Roman"/>
            <w:noProof/>
          </w:rPr>
          <w:lastRenderedPageBreak/>
          <w:drawing>
            <wp:inline distT="114300" distB="114300" distL="114300" distR="114300" wp14:anchorId="042ED854" wp14:editId="142DCBE3">
              <wp:extent cx="5943600" cy="3429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429000"/>
                      </a:xfrm>
                      <a:prstGeom prst="rect">
                        <a:avLst/>
                      </a:prstGeom>
                      <a:ln/>
                    </pic:spPr>
                  </pic:pic>
                </a:graphicData>
              </a:graphic>
            </wp:inline>
          </w:drawing>
        </w:r>
      </w:del>
    </w:p>
    <w:p w14:paraId="6934EA66" w14:textId="21C2A8C9" w:rsidR="009220D8" w:rsidDel="0059683D" w:rsidRDefault="00000000">
      <w:pPr>
        <w:spacing w:line="480" w:lineRule="auto"/>
        <w:rPr>
          <w:del w:id="12" w:author="Betty Hong" w:date="2024-07-22T10:53:00Z"/>
          <w:rFonts w:ascii="Times New Roman" w:eastAsia="Times New Roman" w:hAnsi="Times New Roman" w:cs="Times New Roman"/>
        </w:rPr>
      </w:pPr>
      <w:del w:id="13" w:author="Betty Hong" w:date="2024-07-22T10:53:00Z">
        <w:r w:rsidDel="0059683D">
          <w:rPr>
            <w:rFonts w:ascii="Times New Roman" w:eastAsia="Times New Roman" w:hAnsi="Times New Roman" w:cs="Times New Roman"/>
            <w:b/>
          </w:rPr>
          <w:delText xml:space="preserve">Figure S7. Heatmap displaying range of prevalence and relative abundance for core microbiome analysis in male groups with low sheet washing frequency. </w:delText>
        </w:r>
        <w:r w:rsidDel="0059683D">
          <w:rPr>
            <w:rFonts w:ascii="Times New Roman" w:eastAsia="Times New Roman" w:hAnsi="Times New Roman" w:cs="Times New Roman"/>
          </w:rPr>
          <w:delText xml:space="preserve">The minimum prevalence is set to 0.5 (50%). All the bacteria listed are present in 50% of all individuals, which are shown along the y-axis with genus and family name. The x-axis shows the range of relative abundance values. The shades of colours represent the prevalence of bacteria with darker red indicating a higher value and darker blue indicating a lower value. </w:delText>
        </w:r>
      </w:del>
    </w:p>
    <w:p w14:paraId="2E114C15"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BF36DE0" wp14:editId="04CAFCE0">
            <wp:extent cx="5943600" cy="3365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365500"/>
                    </a:xfrm>
                    <a:prstGeom prst="rect">
                      <a:avLst/>
                    </a:prstGeom>
                    <a:ln/>
                  </pic:spPr>
                </pic:pic>
              </a:graphicData>
            </a:graphic>
          </wp:inline>
        </w:drawing>
      </w:r>
    </w:p>
    <w:p w14:paraId="68A09339"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Figure S8. Heatmap displaying range of prevalence and relative abundance for core microbiome analysis in male groups with high sheet washing frequency. </w:t>
      </w:r>
      <w:r>
        <w:rPr>
          <w:rFonts w:ascii="Times New Roman" w:eastAsia="Times New Roman" w:hAnsi="Times New Roman" w:cs="Times New Roman"/>
        </w:rPr>
        <w:t>The minimum prevalence is set to 0.5 (50%). All the bacteria listed are present in 50% of all individuals, which are shown along the y-axis with genus and family name. The x-axis shows the range of relative abundance values. The shades of colors represent the prevalence of bacteria with darker red indicating a higher value and darker blue indicating a lower value.</w:t>
      </w:r>
    </w:p>
    <w:p w14:paraId="733CEA7D" w14:textId="77777777" w:rsidR="009220D8" w:rsidRDefault="009220D8">
      <w:pPr>
        <w:spacing w:line="480" w:lineRule="auto"/>
        <w:rPr>
          <w:rFonts w:ascii="Times New Roman" w:eastAsia="Times New Roman" w:hAnsi="Times New Roman" w:cs="Times New Roman"/>
        </w:rPr>
      </w:pPr>
    </w:p>
    <w:p w14:paraId="02FCB620"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Table S1. DESeq2 Table displaying taxonomic resolution and statistical measurements of significant genera in both females and males at high sheet washing frequency. </w:t>
      </w:r>
      <w:r>
        <w:rPr>
          <w:rFonts w:ascii="Times New Roman" w:eastAsia="Times New Roman" w:hAnsi="Times New Roman" w:cs="Times New Roman"/>
        </w:rPr>
        <w:t xml:space="preserve">This table was constructed by filtering all ASVs found in the high sheet washing frequency group for only significant members by using a </w:t>
      </w:r>
      <w:proofErr w:type="spellStart"/>
      <w:r>
        <w:rPr>
          <w:rFonts w:ascii="Times New Roman" w:eastAsia="Times New Roman" w:hAnsi="Times New Roman" w:cs="Times New Roman"/>
        </w:rPr>
        <w:t>padj</w:t>
      </w:r>
      <w:proofErr w:type="spellEnd"/>
      <w:r>
        <w:rPr>
          <w:rFonts w:ascii="Times New Roman" w:eastAsia="Times New Roman" w:hAnsi="Times New Roman" w:cs="Times New Roman"/>
        </w:rPr>
        <w:t xml:space="preserve">&lt;0.01 &amp; abs(log2FoldChange)&gt;2 &amp; </w:t>
      </w:r>
      <w:proofErr w:type="spellStart"/>
      <w:r>
        <w:rPr>
          <w:rFonts w:ascii="Times New Roman" w:eastAsia="Times New Roman" w:hAnsi="Times New Roman" w:cs="Times New Roman"/>
        </w:rPr>
        <w:t>baseMean</w:t>
      </w:r>
      <w:proofErr w:type="spellEnd"/>
      <w:r>
        <w:rPr>
          <w:rFonts w:ascii="Times New Roman" w:eastAsia="Times New Roman" w:hAnsi="Times New Roman" w:cs="Times New Roman"/>
        </w:rPr>
        <w:t xml:space="preserve"> &gt; 1. </w:t>
      </w:r>
    </w:p>
    <w:tbl>
      <w:tblPr>
        <w:tblStyle w:val="a"/>
        <w:tblW w:w="9390" w:type="dxa"/>
        <w:tblBorders>
          <w:top w:val="nil"/>
          <w:left w:val="nil"/>
          <w:bottom w:val="nil"/>
          <w:right w:val="nil"/>
          <w:insideH w:val="nil"/>
          <w:insideV w:val="nil"/>
        </w:tblBorders>
        <w:tblLayout w:type="fixed"/>
        <w:tblLook w:val="0600" w:firstRow="0" w:lastRow="0" w:firstColumn="0" w:lastColumn="0" w:noHBand="1" w:noVBand="1"/>
      </w:tblPr>
      <w:tblGrid>
        <w:gridCol w:w="180"/>
        <w:gridCol w:w="540"/>
        <w:gridCol w:w="720"/>
        <w:gridCol w:w="540"/>
        <w:gridCol w:w="585"/>
        <w:gridCol w:w="615"/>
        <w:gridCol w:w="1170"/>
        <w:gridCol w:w="825"/>
        <w:gridCol w:w="780"/>
        <w:gridCol w:w="765"/>
        <w:gridCol w:w="705"/>
        <w:gridCol w:w="780"/>
        <w:gridCol w:w="735"/>
        <w:gridCol w:w="450"/>
      </w:tblGrid>
      <w:tr w:rsidR="009220D8" w14:paraId="29B27F15" w14:textId="77777777">
        <w:trPr>
          <w:trHeight w:val="345"/>
        </w:trPr>
        <w:tc>
          <w:tcPr>
            <w:tcW w:w="1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3E38EB7" w14:textId="77777777" w:rsidR="009220D8" w:rsidRDefault="009220D8">
            <w:pPr>
              <w:rPr>
                <w:rFonts w:ascii="Times New Roman" w:eastAsia="Times New Roman" w:hAnsi="Times New Roman" w:cs="Times New Roman"/>
              </w:rPr>
            </w:pPr>
          </w:p>
        </w:tc>
        <w:tc>
          <w:tcPr>
            <w:tcW w:w="5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BE6D8F3"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Domain</w:t>
            </w:r>
          </w:p>
        </w:tc>
        <w:tc>
          <w:tcPr>
            <w:tcW w:w="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221DC44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Phylum</w:t>
            </w:r>
          </w:p>
        </w:tc>
        <w:tc>
          <w:tcPr>
            <w:tcW w:w="5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AFFEE7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Class</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76C7C8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Order</w:t>
            </w:r>
          </w:p>
        </w:tc>
        <w:tc>
          <w:tcPr>
            <w:tcW w:w="61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7F17E71"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Family</w:t>
            </w:r>
          </w:p>
        </w:tc>
        <w:tc>
          <w:tcPr>
            <w:tcW w:w="11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268C683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Genus</w:t>
            </w:r>
          </w:p>
        </w:tc>
        <w:tc>
          <w:tcPr>
            <w:tcW w:w="82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387553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Species</w:t>
            </w:r>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29DDA24F"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baseMean</w:t>
            </w:r>
            <w:proofErr w:type="spellEnd"/>
          </w:p>
        </w:tc>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6A87D8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log2FoldChange</w:t>
            </w:r>
          </w:p>
        </w:tc>
        <w:tc>
          <w:tcPr>
            <w:tcW w:w="7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8E3784E"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lfcSE</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498B3C4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stat</w:t>
            </w:r>
          </w:p>
        </w:tc>
        <w:tc>
          <w:tcPr>
            <w:tcW w:w="7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D933D16"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pvalue</w:t>
            </w:r>
            <w:proofErr w:type="spellEnd"/>
          </w:p>
        </w:tc>
        <w:tc>
          <w:tcPr>
            <w:tcW w:w="45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49B6D08"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padj</w:t>
            </w:r>
            <w:proofErr w:type="spellEnd"/>
          </w:p>
        </w:tc>
      </w:tr>
      <w:tr w:rsidR="009220D8" w14:paraId="754039E1"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FC224C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0A434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C307B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F0B5E3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2ACF1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58183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A52AC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65F9D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Prevotella_nanceiensis</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B2F85A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25.178571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262C0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-5.123081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731D3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1.027012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35CF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-4.988336</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675F7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0.000001</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C6F20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0.000099</w:t>
            </w:r>
          </w:p>
        </w:tc>
      </w:tr>
      <w:tr w:rsidR="009220D8" w14:paraId="0273CD5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BF95B2F"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2BEA0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BDBA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B2380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Gammaprote</w:t>
            </w:r>
            <w:r>
              <w:rPr>
                <w:rFonts w:ascii="Times New Roman" w:eastAsia="Times New Roman" w:hAnsi="Times New Roman" w:cs="Times New Roman"/>
                <w:sz w:val="15"/>
                <w:szCs w:val="15"/>
              </w:rPr>
              <w:lastRenderedPageBreak/>
              <w:t>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41C747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lastRenderedPageBreak/>
              <w:t>Pasteurellales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AD69E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Pasteurellaceae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C486E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Aggregatibacter</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B7735E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Aggregatibacter_aphrophilus</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5C13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24.642857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56602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-5.091694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B4AF5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1.106247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B73BE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-4.602671</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82CA1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8FA9D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0.000595</w:t>
            </w:r>
          </w:p>
        </w:tc>
      </w:tr>
      <w:tr w:rsidR="009220D8" w14:paraId="2F3E2EC9"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F993E7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3</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FE86D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86EF1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Fusobacteriota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90410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Fusobacteriia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1B1E9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Fusobacteriales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71E65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Fusobacteriaceae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E9F779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Fusobacterium</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6BCCF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7418E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43.964286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EB984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-4.392911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3CBCA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1.040796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E1DE74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-4.220723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3E406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3945F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0.001854</w:t>
            </w:r>
          </w:p>
        </w:tc>
      </w:tr>
      <w:tr w:rsidR="009220D8" w14:paraId="4E0EE744"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F9599E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4</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3D23C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93726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978CD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903D8C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9FD94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5F5F3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Kocuria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D4CCE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C465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15.000000</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7974B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-4.364568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7F992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1.041529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232CA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-4.190539</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7416E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0.000028</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AA02DE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0.001986</w:t>
            </w:r>
          </w:p>
        </w:tc>
      </w:tr>
      <w:tr w:rsidR="009220D8" w14:paraId="02C446D0"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CCAF37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5</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EA2AC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78611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30D9A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1A2F5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97457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51DCA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Rothia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8A990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1DA1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37.892857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D2EE2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-4.174098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066EB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0.987514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D2063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-4.226875</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4584D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D05CE3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0.001854</w:t>
            </w:r>
          </w:p>
        </w:tc>
      </w:tr>
      <w:tr w:rsidR="009220D8" w14:paraId="4D28F35B"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EDD3A3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6</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0FCAC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E2B02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8D623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FD0CA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Propionibacteriales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DC33F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Nocardioidaceae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C38DB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Marmoricola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2145E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582A7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2.285714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6A308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2.459430</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D401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0.647964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4BA67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3.795628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3EA1F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0.000147</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D9309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0.006727</w:t>
            </w:r>
          </w:p>
        </w:tc>
      </w:tr>
      <w:tr w:rsidR="009220D8" w14:paraId="395A82AC"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70CCB3E"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7</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DDD38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09B3B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4172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E4451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Erysipelotrichales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3BA1F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Erysipelatoclostridiaceae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C1E21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Catenibacterium</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0C5AC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02B7C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2.571429</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51AF2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2.700438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B84A4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0.669220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0720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4.035201</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682F4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0.000055</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EADE2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0.003115</w:t>
            </w:r>
          </w:p>
        </w:tc>
      </w:tr>
      <w:tr w:rsidR="009220D8" w14:paraId="515D77B5"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053D2E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8</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CEE0A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8C4BD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47532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4DA7E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Sphingomonadales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30281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Sphingomonadaceae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7F7B1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Sphingopyxis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A0D3D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EB3CA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4.107143</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82242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2.760047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B1344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0.711669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2F27F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3.878274</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1BF91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0.000105</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304F4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0.005006</w:t>
            </w:r>
          </w:p>
        </w:tc>
      </w:tr>
      <w:tr w:rsidR="009220D8" w14:paraId="021538BD"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09C647B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9</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B97BE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D38A5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6EE64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84EDE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A6EAD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8D127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0AA54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72FE7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2.678571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98F0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2.781358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40CDB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0.691760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21F53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4.020697</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C967A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0.000058</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99F9E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0.003156</w:t>
            </w:r>
          </w:p>
        </w:tc>
      </w:tr>
      <w:tr w:rsidR="009220D8" w14:paraId="71A15412"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032E5D0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B3185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B92FF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7301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0EAB9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4D9193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A8512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Arthrobacter</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3D413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Arthrobacter_agilis</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FBE03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2.714286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8D5031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2.807353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E40E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0.718702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0B391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3.906144</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9A86D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0.000094</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634C61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0.004656</w:t>
            </w:r>
          </w:p>
        </w:tc>
      </w:tr>
      <w:tr w:rsidR="009220D8" w14:paraId="319306F7" w14:textId="77777777">
        <w:trPr>
          <w:trHeight w:val="855"/>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5233B5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11</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A740C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6E096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6AD9A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2DC35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Rhizobiales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AB333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Rhizobiaceae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D8028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Allorhizobium</w:t>
            </w:r>
            <w:proofErr w:type="spellEnd"/>
            <w:r>
              <w:rPr>
                <w:rFonts w:ascii="Times New Roman" w:eastAsia="Times New Roman" w:hAnsi="Times New Roman" w:cs="Times New Roman"/>
                <w:sz w:val="15"/>
                <w:szCs w:val="15"/>
              </w:rPr>
              <w:t>-</w:t>
            </w:r>
            <w:proofErr w:type="spellStart"/>
            <w:r>
              <w:rPr>
                <w:rFonts w:ascii="Times New Roman" w:eastAsia="Times New Roman" w:hAnsi="Times New Roman" w:cs="Times New Roman"/>
                <w:sz w:val="15"/>
                <w:szCs w:val="15"/>
              </w:rPr>
              <w:t>Neorhizobium</w:t>
            </w:r>
            <w:proofErr w:type="spellEnd"/>
            <w:r>
              <w:rPr>
                <w:rFonts w:ascii="Times New Roman" w:eastAsia="Times New Roman" w:hAnsi="Times New Roman" w:cs="Times New Roman"/>
                <w:sz w:val="15"/>
                <w:szCs w:val="15"/>
              </w:rPr>
              <w:t>-</w:t>
            </w:r>
            <w:proofErr w:type="spellStart"/>
            <w:r>
              <w:rPr>
                <w:rFonts w:ascii="Times New Roman" w:eastAsia="Times New Roman" w:hAnsi="Times New Roman" w:cs="Times New Roman"/>
                <w:sz w:val="15"/>
                <w:szCs w:val="15"/>
              </w:rPr>
              <w:t>Pararhizobium</w:t>
            </w:r>
            <w:proofErr w:type="spellEnd"/>
            <w:r>
              <w:rPr>
                <w:rFonts w:ascii="Times New Roman" w:eastAsia="Times New Roman" w:hAnsi="Times New Roman" w:cs="Times New Roman"/>
                <w:sz w:val="15"/>
                <w:szCs w:val="15"/>
              </w:rPr>
              <w:t>-Rhizobium</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1E57DB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1571D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3.785714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BCDEB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2.870819</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B98A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0.709159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05C65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4.048202</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963C5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0.000052</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9595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0.003102</w:t>
            </w:r>
          </w:p>
        </w:tc>
      </w:tr>
      <w:tr w:rsidR="009220D8" w14:paraId="16B9AF12" w14:textId="77777777">
        <w:trPr>
          <w:trHeight w:val="495"/>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07EEF5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12</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0B0027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5B7BC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A948E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5DBEA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Rhizobiales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68ABA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Beijerinckiaceae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8DA6A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Methylobacterium-Methylorubrum</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3EC94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BC919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4.964286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2B442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2.893082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E2AE5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0.671387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477F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4.309115</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CF5EBD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0.000016</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647A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0.001737</w:t>
            </w:r>
          </w:p>
        </w:tc>
      </w:tr>
      <w:tr w:rsidR="009220D8" w14:paraId="0D0D7A3D"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C7E089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13</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1CC53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C70E6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81229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1907A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Frankiales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472A7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Geodermatophilaceae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351C2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Modestobacter</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85E70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FBB4E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6.785714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56F95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2.968288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A7B9F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0.727314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96509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4.081164</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9F51B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0.000045</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0E48D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0.002843</w:t>
            </w:r>
          </w:p>
        </w:tc>
      </w:tr>
      <w:tr w:rsidR="009220D8" w14:paraId="62C9EF9F"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9171BA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14</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8B9C1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EF3B4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C2CDD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608FC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78556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712C4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Rothia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BC942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B8C9FB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6.892857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CD9145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3.124478</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EF139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0.791601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D07A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3.947038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F676E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0.000079</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3C4FB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0.004107</w:t>
            </w:r>
          </w:p>
        </w:tc>
      </w:tr>
      <w:tr w:rsidR="009220D8" w14:paraId="5AB8836F"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7FA9B0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15</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1B17F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733B4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5B5860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E4A5B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B66D7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9358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Staphylococcus</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C8953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Staphylococcus_equorum</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10E2C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3.321429</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D9B6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3.189822</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38594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0.752424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C5BEE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4.239396</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3A64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0.000022</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82FBED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0.001854</w:t>
            </w:r>
          </w:p>
        </w:tc>
      </w:tr>
      <w:tr w:rsidR="009220D8" w14:paraId="0F214C0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39730F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16</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3F107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673B5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5C1C2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AFAED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Propionibacteriales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D38FA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Nocardioidaceae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3AC4D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Nocardioides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9D8D3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40858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3.357143</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E4F453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3.209451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1F192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0.712370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150CF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4.505312</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A0309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0.000007</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759D5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0.000841</w:t>
            </w:r>
          </w:p>
        </w:tc>
      </w:tr>
      <w:tr w:rsidR="009220D8" w14:paraId="08E2A57C"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0B6E57F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17</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31C47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4B27B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3F04C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A603D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Caulobacterales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EEB4B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Caulobacteraceae</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968C6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uncultured</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94CAF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uncultured_bacterium</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3B627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3.392857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3E19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3.228816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63018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0.755729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3F87F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4.272453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4EFCD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0.000019</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46D19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0.001840</w:t>
            </w:r>
          </w:p>
        </w:tc>
      </w:tr>
      <w:tr w:rsidR="009220D8" w14:paraId="76D409C9"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9F3388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lastRenderedPageBreak/>
              <w:t>18</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CD3D0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AB449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72D87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E6C03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A6800C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F2982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FC2E88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605CC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3.464286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D3822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3.266784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33E4E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0.758906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E2807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4.304598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670E5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0.000017</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9D6FB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0.001737</w:t>
            </w:r>
          </w:p>
        </w:tc>
      </w:tr>
      <w:tr w:rsidR="009220D8" w14:paraId="3A5F58E0"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F884E58"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19</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B32563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226A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59A78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7D786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81F43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83D80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032E6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18FA0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45.785714</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3D47C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4.194684</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F821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1.009214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335E8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4.156388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BF151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0.000032</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99B91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0.002172</w:t>
            </w:r>
          </w:p>
        </w:tc>
      </w:tr>
      <w:tr w:rsidR="009220D8" w14:paraId="3F29672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6E1689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20</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0758D7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8C0112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5FBF1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33BEB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290E3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13E8C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D5804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A795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7.928571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30DA9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4.658206</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3F36C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0.863249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D25ABF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5.396133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43E3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6D10C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0.000013</w:t>
            </w:r>
          </w:p>
        </w:tc>
      </w:tr>
      <w:tr w:rsidR="009220D8" w14:paraId="79592675"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2671A3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21</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664C2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857F7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78C52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2FAAA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Caulobacterales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B39C5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Caulobacteraceae</w:t>
            </w:r>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80B7B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Brevundimonas</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152E6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A2932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9.428571</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AF4995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4.930731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4AC35D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0.881620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D9B382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5.592806</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6C5F3F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2DA67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0.000005</w:t>
            </w:r>
          </w:p>
        </w:tc>
      </w:tr>
      <w:tr w:rsidR="009220D8" w14:paraId="2AAD09D9"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C254BE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22</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DE421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9B91A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53081C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0EF604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4E2C8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Mycobacteriaceae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40E5C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Mycobacterium</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5FDB73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699FC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10.214286</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22777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5.055277</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4F08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0.805302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003D7E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6.277493</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E7F891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DBC44E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r>
      <w:tr w:rsidR="009220D8" w14:paraId="3AFAF702"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4B5F83D3"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23</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51261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6303F6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FCA7C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BD964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3BB80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Nocardiaceae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0EC26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Williamsia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449A3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DC538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12.142857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7CF73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5.321921</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26153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0.882404</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09877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6.031165</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9EFD4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67823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r>
      <w:tr w:rsidR="009220D8" w14:paraId="180C2DCE"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48E2D3B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24</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0E0814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CC2EF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31F5E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B429E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Sphingomonadales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B7CA6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Sphingomonadaceae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DD6CB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Qipengyuania</w:t>
            </w:r>
            <w:proofErr w:type="spellEnd"/>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EA0C6B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F4BF6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35.357143</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5F0F7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5.854633</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DFE05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0.866665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ADC9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6.755359</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197EE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25968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r>
      <w:tr w:rsidR="009220D8" w14:paraId="69D0E753"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646083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25</w:t>
            </w:r>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B6BBD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50087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6242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9B577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Corynebacteriales</w:t>
            </w:r>
            <w:proofErr w:type="spellEnd"/>
          </w:p>
        </w:tc>
        <w:tc>
          <w:tcPr>
            <w:tcW w:w="61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F766FF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Corynebacteriaceae</w:t>
            </w:r>
            <w:proofErr w:type="spellEnd"/>
          </w:p>
        </w:tc>
        <w:tc>
          <w:tcPr>
            <w:tcW w:w="11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B1BEA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Corynebacterium</w:t>
            </w:r>
          </w:p>
        </w:tc>
        <w:tc>
          <w:tcPr>
            <w:tcW w:w="8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ECE74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Corynebacterium_suicordis</w:t>
            </w:r>
            <w:proofErr w:type="spellEnd"/>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71BFB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58.642857</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BD40A3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7.663545</w:t>
            </w:r>
          </w:p>
        </w:tc>
        <w:tc>
          <w:tcPr>
            <w:tcW w:w="7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99F30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1.016151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0CE26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7.541738</w:t>
            </w:r>
          </w:p>
        </w:tc>
        <w:tc>
          <w:tcPr>
            <w:tcW w:w="7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2557BE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7E3C0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r>
    </w:tbl>
    <w:p w14:paraId="0E4749C0" w14:textId="77777777" w:rsidR="009220D8" w:rsidRDefault="009220D8">
      <w:pPr>
        <w:spacing w:line="480" w:lineRule="auto"/>
        <w:rPr>
          <w:rFonts w:ascii="Times New Roman" w:eastAsia="Times New Roman" w:hAnsi="Times New Roman" w:cs="Times New Roman"/>
        </w:rPr>
      </w:pPr>
    </w:p>
    <w:p w14:paraId="5FE5021F" w14:textId="77777777" w:rsidR="009220D8" w:rsidRDefault="00000000">
      <w:pPr>
        <w:spacing w:line="480" w:lineRule="auto"/>
        <w:rPr>
          <w:rFonts w:ascii="Times New Roman" w:eastAsia="Times New Roman" w:hAnsi="Times New Roman" w:cs="Times New Roman"/>
        </w:rPr>
      </w:pPr>
      <w:r>
        <w:rPr>
          <w:rFonts w:ascii="Times New Roman" w:eastAsia="Times New Roman" w:hAnsi="Times New Roman" w:cs="Times New Roman"/>
          <w:b/>
        </w:rPr>
        <w:t xml:space="preserve">Table S2.  DESeq2 Table displaying taxonomic resolution and statistical measurements of significant genera in both females and males at low sheet washing frequency. </w:t>
      </w:r>
      <w:r>
        <w:rPr>
          <w:rFonts w:ascii="Times New Roman" w:eastAsia="Times New Roman" w:hAnsi="Times New Roman" w:cs="Times New Roman"/>
        </w:rPr>
        <w:t xml:space="preserve"> This table was constructed by filtering all ASVs found in the low sheet washing frequency group for only significant members by using a </w:t>
      </w:r>
      <w:proofErr w:type="spellStart"/>
      <w:r>
        <w:rPr>
          <w:rFonts w:ascii="Times New Roman" w:eastAsia="Times New Roman" w:hAnsi="Times New Roman" w:cs="Times New Roman"/>
        </w:rPr>
        <w:t>padj</w:t>
      </w:r>
      <w:proofErr w:type="spellEnd"/>
      <w:r>
        <w:rPr>
          <w:rFonts w:ascii="Times New Roman" w:eastAsia="Times New Roman" w:hAnsi="Times New Roman" w:cs="Times New Roman"/>
        </w:rPr>
        <w:t xml:space="preserve">&lt;0.01 &amp; abs(log2FoldChange)&gt;2 &amp; </w:t>
      </w:r>
      <w:proofErr w:type="spellStart"/>
      <w:r>
        <w:rPr>
          <w:rFonts w:ascii="Times New Roman" w:eastAsia="Times New Roman" w:hAnsi="Times New Roman" w:cs="Times New Roman"/>
        </w:rPr>
        <w:t>baseMean</w:t>
      </w:r>
      <w:proofErr w:type="spellEnd"/>
      <w:r>
        <w:rPr>
          <w:rFonts w:ascii="Times New Roman" w:eastAsia="Times New Roman" w:hAnsi="Times New Roman" w:cs="Times New Roman"/>
        </w:rPr>
        <w:t xml:space="preserve"> &gt; 1. </w:t>
      </w:r>
    </w:p>
    <w:tbl>
      <w:tblPr>
        <w:tblStyle w:val="a0"/>
        <w:tblW w:w="9345" w:type="dxa"/>
        <w:tblBorders>
          <w:top w:val="nil"/>
          <w:left w:val="nil"/>
          <w:bottom w:val="nil"/>
          <w:right w:val="nil"/>
          <w:insideH w:val="nil"/>
          <w:insideV w:val="nil"/>
        </w:tblBorders>
        <w:tblLayout w:type="fixed"/>
        <w:tblLook w:val="0600" w:firstRow="0" w:lastRow="0" w:firstColumn="0" w:lastColumn="0" w:noHBand="1" w:noVBand="1"/>
      </w:tblPr>
      <w:tblGrid>
        <w:gridCol w:w="180"/>
        <w:gridCol w:w="675"/>
        <w:gridCol w:w="690"/>
        <w:gridCol w:w="570"/>
        <w:gridCol w:w="660"/>
        <w:gridCol w:w="660"/>
        <w:gridCol w:w="1095"/>
        <w:gridCol w:w="765"/>
        <w:gridCol w:w="810"/>
        <w:gridCol w:w="720"/>
        <w:gridCol w:w="720"/>
        <w:gridCol w:w="780"/>
        <w:gridCol w:w="585"/>
        <w:gridCol w:w="435"/>
      </w:tblGrid>
      <w:tr w:rsidR="009220D8" w14:paraId="5D17F831" w14:textId="77777777">
        <w:trPr>
          <w:trHeight w:val="345"/>
        </w:trPr>
        <w:tc>
          <w:tcPr>
            <w:tcW w:w="1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F8F4204" w14:textId="77777777" w:rsidR="009220D8" w:rsidRDefault="009220D8">
            <w:pPr>
              <w:rPr>
                <w:rFonts w:ascii="Times New Roman" w:eastAsia="Times New Roman" w:hAnsi="Times New Roman" w:cs="Times New Roman"/>
              </w:rPr>
            </w:pPr>
          </w:p>
        </w:tc>
        <w:tc>
          <w:tcPr>
            <w:tcW w:w="67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5E47CB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Domain</w:t>
            </w:r>
          </w:p>
        </w:tc>
        <w:tc>
          <w:tcPr>
            <w:tcW w:w="6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0991CD5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Phylum</w:t>
            </w:r>
          </w:p>
        </w:tc>
        <w:tc>
          <w:tcPr>
            <w:tcW w:w="57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97FD11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Class</w:t>
            </w:r>
          </w:p>
        </w:tc>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7785E9B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Order</w:t>
            </w:r>
          </w:p>
        </w:tc>
        <w:tc>
          <w:tcPr>
            <w:tcW w:w="66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764542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Family</w:t>
            </w:r>
          </w:p>
        </w:tc>
        <w:tc>
          <w:tcPr>
            <w:tcW w:w="109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0EFCE5B0"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Genus</w:t>
            </w:r>
          </w:p>
        </w:tc>
        <w:tc>
          <w:tcPr>
            <w:tcW w:w="7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704470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Species</w:t>
            </w:r>
          </w:p>
        </w:tc>
        <w:tc>
          <w:tcPr>
            <w:tcW w:w="8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A2603A8"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baseMean</w:t>
            </w:r>
            <w:proofErr w:type="spellEnd"/>
          </w:p>
        </w:tc>
        <w:tc>
          <w:tcPr>
            <w:tcW w:w="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F670046"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log2FoldChange</w:t>
            </w:r>
          </w:p>
        </w:tc>
        <w:tc>
          <w:tcPr>
            <w:tcW w:w="7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6D8258C4"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lfcSE</w:t>
            </w:r>
            <w:proofErr w:type="spellEnd"/>
          </w:p>
        </w:tc>
        <w:tc>
          <w:tcPr>
            <w:tcW w:w="7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C94412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stat</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1E944904"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pvalue</w:t>
            </w:r>
            <w:proofErr w:type="spellEnd"/>
          </w:p>
        </w:tc>
        <w:tc>
          <w:tcPr>
            <w:tcW w:w="43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tcPr>
          <w:p w14:paraId="39C1DBBF" w14:textId="77777777" w:rsidR="009220D8" w:rsidRDefault="00000000">
            <w:pPr>
              <w:rPr>
                <w:rFonts w:ascii="Times New Roman" w:eastAsia="Times New Roman" w:hAnsi="Times New Roman" w:cs="Times New Roman"/>
                <w:b/>
                <w:sz w:val="15"/>
                <w:szCs w:val="15"/>
              </w:rPr>
            </w:pPr>
            <w:proofErr w:type="spellStart"/>
            <w:r>
              <w:rPr>
                <w:rFonts w:ascii="Times New Roman" w:eastAsia="Times New Roman" w:hAnsi="Times New Roman" w:cs="Times New Roman"/>
                <w:b/>
                <w:sz w:val="15"/>
                <w:szCs w:val="15"/>
              </w:rPr>
              <w:t>padj</w:t>
            </w:r>
            <w:proofErr w:type="spellEnd"/>
          </w:p>
        </w:tc>
      </w:tr>
      <w:tr w:rsidR="009220D8" w14:paraId="089F15C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B99466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2F4FD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15A96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1132F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DCA69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F0A50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F909F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010B1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Prevotella_timonensis</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129B6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81.909091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E0FE3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-7.001586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7861DA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1.840063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2BC7E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-3.805079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DA028D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0.000142</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4C27C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0.004645</w:t>
            </w:r>
          </w:p>
        </w:tc>
      </w:tr>
      <w:tr w:rsidR="009220D8" w14:paraId="2699BF1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A1318E8"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AF5D2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95E8C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0FEFE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Gammaproteobacteria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74954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Pseudomonadales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8F2BB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Moraxellaceae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8C04E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Acinetobacter</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A52FC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Acinetobacter_baumannii</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274DB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73.909091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DD76E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-6.852622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27DE9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1.642711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92990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-4.171532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04688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0.000030</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2B990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0.001488</w:t>
            </w:r>
          </w:p>
        </w:tc>
      </w:tr>
      <w:tr w:rsidR="009220D8" w14:paraId="413AA6A6"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344954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3</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1F4F9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3CE6F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75516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7C15ED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6070A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ECF0EB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Kocuria</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73433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E56CB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54.727273</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879D7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-6.416630</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1B1A06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1.631676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642B2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-3.932539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D90BF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0.000084</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0AC68B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0.003248</w:t>
            </w:r>
          </w:p>
        </w:tc>
      </w:tr>
      <w:tr w:rsidR="009220D8" w14:paraId="6CD0EB81"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02180A8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lastRenderedPageBreak/>
              <w:t>4</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F5940F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1E7F6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0B69D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Gammaproteobacteria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E73C0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Pseudomonadales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F604B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Pseudomonadaceae</w:t>
            </w:r>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1F2E0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Pseudomonas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369F8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2940E1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26.363636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ED335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-5.352508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D85AD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1.265465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20CA3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-4.229677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FA3BA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0.000023</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CE6A4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0.001266</w:t>
            </w:r>
          </w:p>
        </w:tc>
      </w:tr>
      <w:tr w:rsidR="009220D8" w14:paraId="6B3EF0F0"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5E7A468"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5</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9AFD0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E9C7D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A3615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D9F3D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6D340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Intrasporangiaceae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72137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60852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E2193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24.181818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EE353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-5.226058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7C377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1.369652</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691B8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-3.815610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351426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0.000136</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6D9D7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0.004645</w:t>
            </w:r>
          </w:p>
        </w:tc>
      </w:tr>
      <w:tr w:rsidR="009220D8" w14:paraId="12FF10B8"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8AE1A0D"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6</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2A501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4F8DB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FCC65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5243D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Micrococcales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022E9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Dermabacteraceae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C2C86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Brachybacterium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E8FC8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09CF3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5FA9A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-4.609286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FD483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1.213660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C8FF5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-3.797840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F8626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0.000146</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BE3F37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0.004645</w:t>
            </w:r>
          </w:p>
        </w:tc>
      </w:tr>
      <w:tr w:rsidR="009220D8" w14:paraId="6B1420B9"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E310E13"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7</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F5E7B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C61D4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Proteobacteria</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5E44E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Alphaproteobacteria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085FB0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FD173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Rhodobacteraceae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70454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Paracoccus</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1E02A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E59201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24.818182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31784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-4.242489</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E15A0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1.134349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4669A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-3.740023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50C3C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0.000184</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72758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0.005530</w:t>
            </w:r>
          </w:p>
        </w:tc>
      </w:tr>
      <w:tr w:rsidR="009220D8" w14:paraId="7CBA469E"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E384121"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8</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278CC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B5120B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5FCAB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FF0B2F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0E511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49FBB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Roseburia</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4B121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gut_metagenome</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010DF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9.181818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82676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4.554578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C5684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1.248108</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3E5CD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3.649187</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7D416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0.000263</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440D2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0.006777</w:t>
            </w:r>
          </w:p>
        </w:tc>
      </w:tr>
      <w:tr w:rsidR="009220D8" w14:paraId="040A86A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1134227F"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9</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1C28C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55D89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63522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853839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6EB7D5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342B6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Faecalibacterium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71DC4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metagenome</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1C125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9.363636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9F8743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4.584951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B8E34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1.270196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7EF68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3.609640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C4BD6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0.000307</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A2C91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0.007540</w:t>
            </w:r>
          </w:p>
        </w:tc>
      </w:tr>
      <w:tr w:rsidR="009220D8" w14:paraId="78EB872E"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2DC66B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10</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5D879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B26C70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9AD38A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61FBA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AFF67D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33EA15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Staphylococcus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BFFCA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Staphylococcus_pettenkoferi</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4BF35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9.454545</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C37A0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4.599902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2CDFB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1.243121</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90524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3.700286</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B0D72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0.000215</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3B45A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0.006132</w:t>
            </w:r>
          </w:p>
        </w:tc>
      </w:tr>
      <w:tr w:rsidR="009220D8" w14:paraId="3D673DFF"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EADF169"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11</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213332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59ED35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Deinococcota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1F491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Deinococci</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042C01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Thermales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BCFB43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Thermaceae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A4203A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Thermus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936E7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Thermus_thermophilus</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002BA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9.818182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BAB65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4.658200</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F12EA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1.269665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96DFE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3.668843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18A61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0.000244</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AA7AB6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0.006591</w:t>
            </w:r>
          </w:p>
        </w:tc>
      </w:tr>
      <w:tr w:rsidR="009220D8" w14:paraId="68E6B9A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CC2469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12</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41AD85D"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EB22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B987E7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388AE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Lactobacillales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347F9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Lactobacillaceae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10F203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Lactobacillus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C52BFF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9AF0C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13.090909</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139C7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5.098021</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65840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1.203709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86C67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4.235260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7815A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0.000023</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E456E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0.001266</w:t>
            </w:r>
          </w:p>
        </w:tc>
      </w:tr>
      <w:tr w:rsidR="009220D8" w14:paraId="31A9E60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66D1E6C"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13</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34FE8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14A30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BE5F2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754B2A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55C06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C3EBB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Coprococcus</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35B3D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unidentified</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9408D4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15.636364</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78BEB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5.366308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39A8A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1.335107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07182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4.019383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359CB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0.000058</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C982C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0.002428</w:t>
            </w:r>
          </w:p>
        </w:tc>
      </w:tr>
      <w:tr w:rsidR="009220D8" w14:paraId="0C428180"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DEA720F"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14</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626894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F6D753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365B3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Bacteroidia</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56AC4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1B91A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DAEC10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Bacteroides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3006D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Bacteroides_uniformis</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82D26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16.181818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2CE75A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5.417837</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84AFB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1.345213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5682E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4.027494</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7E802C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0.000056</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C03F2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0.002428</w:t>
            </w:r>
          </w:p>
        </w:tc>
      </w:tr>
      <w:tr w:rsidR="009220D8" w14:paraId="4CD15815"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6E6EBAED"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15</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06157A"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72BB1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17F5B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DE760E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7C3D9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53263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Faecalibacterium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5ECEDF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D71A6C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34.818182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17BA7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5.638284</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55869F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1.166733</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E5748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4.832541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B361E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0.000001</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C01AD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0.000182</w:t>
            </w:r>
          </w:p>
        </w:tc>
      </w:tr>
      <w:tr w:rsidR="009220D8" w14:paraId="0F95C04D"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162CF22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16</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52717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6D713D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421928D"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FFE47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1ECA0B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DF67F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Subdoligranulum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EA58CB7"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uncultured_bacterium</w:t>
            </w:r>
            <w:proofErr w:type="spellEnd"/>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14024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20.818182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A72CD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5.794400</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6F000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1.355569</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F61E06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4.274513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8EB3FB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0.000019</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F816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0.001266</w:t>
            </w:r>
          </w:p>
        </w:tc>
      </w:tr>
      <w:tr w:rsidR="009220D8" w14:paraId="36780FE2"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7EFEF0DB"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17</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6B0C2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6BEF5A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E4248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59FC61"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C33C498"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909CD44"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Faecalibacterium</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8147F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6EE40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21.636364</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A2E87C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5.851733</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1CCA9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1.353850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94099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4.322289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41F6A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0.000015</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0A008A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0.001193</w:t>
            </w:r>
          </w:p>
        </w:tc>
      </w:tr>
      <w:tr w:rsidR="009220D8" w14:paraId="07292A56"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706338F"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18</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3F4C25B"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FD0C28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C361A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8513E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58C05C"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Lachnospiraceae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3D85B9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Blautia</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E3FA03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F1C2A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22.363636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AC48F3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5.900852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B77DC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1.285600</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760659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4.589959</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8259A0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0.000004</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9318B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0.000400</w:t>
            </w:r>
          </w:p>
        </w:tc>
      </w:tr>
      <w:tr w:rsidR="009220D8" w14:paraId="53174DD7"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5149DBA4"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19</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7BF779"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D1AF1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E366F1A"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Bacilli</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951144E"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Lactobacillales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684E8B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Lactobacillaceae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DFF83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Lactobacillus</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43148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276524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325.727273</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3E8D1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6.118987</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B6658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1.034016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62715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5.917688</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A2275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8CBF23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0.000002</w:t>
            </w:r>
          </w:p>
        </w:tc>
      </w:tr>
      <w:tr w:rsidR="009220D8" w14:paraId="028E6286" w14:textId="77777777">
        <w:trPr>
          <w:trHeight w:val="495"/>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40121D9A"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20</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06776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D1ECDA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C484D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B28172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Peptostreptococcales-Tissierellales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C0CE2B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Peptostreptococcales-Tissierellales</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563A05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Anaerococcus</w:t>
            </w:r>
            <w:proofErr w:type="spellEnd"/>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A0AF31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11D5A4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27.818182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E1D3F3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6.223986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30F109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1.281696</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3FD965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4.856053</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27CE3F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0.000001</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C415CB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0.000182</w:t>
            </w:r>
          </w:p>
        </w:tc>
      </w:tr>
      <w:tr w:rsidR="009220D8" w14:paraId="41962D02"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2B666F32"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t>21</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C493B5"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763364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Firmicutes</w:t>
            </w:r>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42561F6"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Clostridia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92BE812"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Oscillospirales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472BBE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Ruminococcaceae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9E693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836A7C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CFB731"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28.818182</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2B3AAB2"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6.276108</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A8249E"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1.325935</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916C7B"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4.733345</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7FB9588"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0.000002</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9A45D2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0.000239</w:t>
            </w:r>
          </w:p>
        </w:tc>
      </w:tr>
      <w:tr w:rsidR="009220D8" w14:paraId="08D636BE" w14:textId="77777777">
        <w:trPr>
          <w:trHeight w:val="330"/>
        </w:trPr>
        <w:tc>
          <w:tcPr>
            <w:tcW w:w="18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tcPr>
          <w:p w14:paraId="39497407" w14:textId="77777777" w:rsidR="009220D8" w:rsidRDefault="00000000">
            <w:pPr>
              <w:rPr>
                <w:rFonts w:ascii="Times New Roman" w:eastAsia="Times New Roman" w:hAnsi="Times New Roman" w:cs="Times New Roman"/>
                <w:b/>
                <w:sz w:val="15"/>
                <w:szCs w:val="15"/>
              </w:rPr>
            </w:pPr>
            <w:r>
              <w:rPr>
                <w:rFonts w:ascii="Times New Roman" w:eastAsia="Times New Roman" w:hAnsi="Times New Roman" w:cs="Times New Roman"/>
                <w:b/>
                <w:sz w:val="15"/>
                <w:szCs w:val="15"/>
              </w:rPr>
              <w:lastRenderedPageBreak/>
              <w:t>22</w:t>
            </w:r>
          </w:p>
        </w:tc>
        <w:tc>
          <w:tcPr>
            <w:tcW w:w="6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F50343"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d__Bacteria</w:t>
            </w:r>
            <w:proofErr w:type="spellEnd"/>
          </w:p>
        </w:tc>
        <w:tc>
          <w:tcPr>
            <w:tcW w:w="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8B0F8F"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Actinobacteriota</w:t>
            </w:r>
            <w:proofErr w:type="spellEnd"/>
          </w:p>
        </w:tc>
        <w:tc>
          <w:tcPr>
            <w:tcW w:w="5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4E0C23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Actinobacteria</w:t>
            </w:r>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873C40"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Corynebacteriales</w:t>
            </w:r>
            <w:proofErr w:type="spellEnd"/>
          </w:p>
        </w:tc>
        <w:tc>
          <w:tcPr>
            <w:tcW w:w="6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81F4AA6" w14:textId="77777777" w:rsidR="009220D8" w:rsidRDefault="00000000">
            <w:pPr>
              <w:rPr>
                <w:rFonts w:ascii="Times New Roman" w:eastAsia="Times New Roman" w:hAnsi="Times New Roman" w:cs="Times New Roman"/>
                <w:sz w:val="15"/>
                <w:szCs w:val="15"/>
              </w:rPr>
            </w:pPr>
            <w:proofErr w:type="spellStart"/>
            <w:r>
              <w:rPr>
                <w:rFonts w:ascii="Times New Roman" w:eastAsia="Times New Roman" w:hAnsi="Times New Roman" w:cs="Times New Roman"/>
                <w:sz w:val="15"/>
                <w:szCs w:val="15"/>
              </w:rPr>
              <w:t>Corynebacteriaceae</w:t>
            </w:r>
            <w:proofErr w:type="spellEnd"/>
          </w:p>
        </w:tc>
        <w:tc>
          <w:tcPr>
            <w:tcW w:w="109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7FB59F"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Corynebacterium</w:t>
            </w:r>
          </w:p>
        </w:tc>
        <w:tc>
          <w:tcPr>
            <w:tcW w:w="76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675D25"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NA</w:t>
            </w:r>
          </w:p>
        </w:tc>
        <w:tc>
          <w:tcPr>
            <w:tcW w:w="8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96D19C0"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40.363636</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81B544"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6.771473</w:t>
            </w:r>
          </w:p>
        </w:tc>
        <w:tc>
          <w:tcPr>
            <w:tcW w:w="7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013B55C"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1.268037</w:t>
            </w:r>
          </w:p>
        </w:tc>
        <w:tc>
          <w:tcPr>
            <w:tcW w:w="7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218B73"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5.340121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4EF8C87"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0.000000</w:t>
            </w:r>
          </w:p>
        </w:tc>
        <w:tc>
          <w:tcPr>
            <w:tcW w:w="4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4EED109" w14:textId="77777777" w:rsidR="009220D8" w:rsidRDefault="00000000">
            <w:pPr>
              <w:rPr>
                <w:rFonts w:ascii="Times New Roman" w:eastAsia="Times New Roman" w:hAnsi="Times New Roman" w:cs="Times New Roman"/>
                <w:sz w:val="15"/>
                <w:szCs w:val="15"/>
              </w:rPr>
            </w:pPr>
            <w:r>
              <w:rPr>
                <w:rFonts w:ascii="Times New Roman" w:eastAsia="Times New Roman" w:hAnsi="Times New Roman" w:cs="Times New Roman"/>
                <w:sz w:val="15"/>
                <w:szCs w:val="15"/>
              </w:rPr>
              <w:t>0.000025</w:t>
            </w:r>
          </w:p>
        </w:tc>
      </w:tr>
    </w:tbl>
    <w:p w14:paraId="1CFEBCDD" w14:textId="77777777" w:rsidR="009220D8" w:rsidRDefault="009220D8"/>
    <w:sectPr w:rsidR="009220D8">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B8C32" w14:textId="77777777" w:rsidR="00DC128A" w:rsidRDefault="00DC128A" w:rsidP="00BC0156">
      <w:pPr>
        <w:spacing w:line="240" w:lineRule="auto"/>
      </w:pPr>
      <w:r>
        <w:separator/>
      </w:r>
    </w:p>
  </w:endnote>
  <w:endnote w:type="continuationSeparator" w:id="0">
    <w:p w14:paraId="5C759998" w14:textId="77777777" w:rsidR="00DC128A" w:rsidRDefault="00DC128A" w:rsidP="00BC01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notTrueType/>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BB89F" w14:textId="77777777" w:rsidR="00BC0156" w:rsidRDefault="00BC01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51A1" w14:textId="77777777" w:rsidR="00BC0156" w:rsidRDefault="00BC01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D7BD1" w14:textId="77777777" w:rsidR="00BC0156" w:rsidRDefault="00BC01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11000" w14:textId="77777777" w:rsidR="00DC128A" w:rsidRDefault="00DC128A" w:rsidP="00BC0156">
      <w:pPr>
        <w:spacing w:line="240" w:lineRule="auto"/>
      </w:pPr>
      <w:r>
        <w:separator/>
      </w:r>
    </w:p>
  </w:footnote>
  <w:footnote w:type="continuationSeparator" w:id="0">
    <w:p w14:paraId="685A5709" w14:textId="77777777" w:rsidR="00DC128A" w:rsidRDefault="00DC128A" w:rsidP="00BC01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0FDB4" w14:textId="77777777" w:rsidR="00BC0156" w:rsidRDefault="00BC01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8E47F" w14:textId="77777777" w:rsidR="00BC0156" w:rsidRDefault="00BC01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DC19A" w14:textId="77777777" w:rsidR="00BC0156" w:rsidRDefault="00BC0156">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tty Hong">
    <w15:presenceInfo w15:providerId="AD" w15:userId="S::Betty.Hong@ubc365.onmicrosoft.com::af2ad724-2262-4e87-8ad0-06967126bf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0D8"/>
    <w:rsid w:val="00204C48"/>
    <w:rsid w:val="0059683D"/>
    <w:rsid w:val="00872937"/>
    <w:rsid w:val="009220D8"/>
    <w:rsid w:val="00966238"/>
    <w:rsid w:val="00BC0156"/>
    <w:rsid w:val="00DC128A"/>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211E1"/>
  <w15:docId w15:val="{4774574D-7806-744B-B1AA-617D93DC8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C0156"/>
    <w:pPr>
      <w:tabs>
        <w:tab w:val="center" w:pos="4680"/>
        <w:tab w:val="right" w:pos="9360"/>
      </w:tabs>
      <w:spacing w:line="240" w:lineRule="auto"/>
    </w:pPr>
  </w:style>
  <w:style w:type="character" w:customStyle="1" w:styleId="HeaderChar">
    <w:name w:val="Header Char"/>
    <w:basedOn w:val="DefaultParagraphFont"/>
    <w:link w:val="Header"/>
    <w:uiPriority w:val="99"/>
    <w:rsid w:val="00BC0156"/>
  </w:style>
  <w:style w:type="paragraph" w:styleId="Footer">
    <w:name w:val="footer"/>
    <w:basedOn w:val="Normal"/>
    <w:link w:val="FooterChar"/>
    <w:uiPriority w:val="99"/>
    <w:unhideWhenUsed/>
    <w:rsid w:val="00BC0156"/>
    <w:pPr>
      <w:tabs>
        <w:tab w:val="center" w:pos="4680"/>
        <w:tab w:val="right" w:pos="9360"/>
      </w:tabs>
      <w:spacing w:line="240" w:lineRule="auto"/>
    </w:pPr>
  </w:style>
  <w:style w:type="character" w:customStyle="1" w:styleId="FooterChar">
    <w:name w:val="Footer Char"/>
    <w:basedOn w:val="DefaultParagraphFont"/>
    <w:link w:val="Footer"/>
    <w:uiPriority w:val="99"/>
    <w:rsid w:val="00BC0156"/>
  </w:style>
  <w:style w:type="character" w:styleId="LineNumber">
    <w:name w:val="line number"/>
    <w:basedOn w:val="DefaultParagraphFont"/>
    <w:uiPriority w:val="99"/>
    <w:semiHidden/>
    <w:unhideWhenUsed/>
    <w:rsid w:val="00BC0156"/>
  </w:style>
  <w:style w:type="paragraph" w:styleId="Revision">
    <w:name w:val="Revision"/>
    <w:hidden/>
    <w:uiPriority w:val="99"/>
    <w:semiHidden/>
    <w:rsid w:val="0059683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3.xml"/><Relationship Id="rId3" Type="http://schemas.openxmlformats.org/officeDocument/2006/relationships/webSettings" Target="webSetting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footer" Target="foot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1875</Words>
  <Characters>10690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Betty Hong</cp:lastModifiedBy>
  <cp:revision>3</cp:revision>
  <dcterms:created xsi:type="dcterms:W3CDTF">2024-05-02T20:06:00Z</dcterms:created>
  <dcterms:modified xsi:type="dcterms:W3CDTF">2024-07-22T18:18:00Z</dcterms:modified>
</cp:coreProperties>
</file>